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diagrams/data1.xml" ContentType="application/vnd.openxmlformats-officedocument.drawingml.diagramData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Proposal for the Juniper handoff</w:t>
      </w:r>
    </w:p>
    <w:p>
      <w:r>
        <w:t xml:space="preserve">Scope and schedule follow.</w:t>
      </w:r>
    </w:p>
    <w:tbl>
      <w:tblPr>
        <w:tblW w:w="0" w:type="auto"/>
      </w:tblPr>
      <w:tblGrid/>
      <w:tr>
        <w:tc>
          <w:tcPr>
            <w:tcW w:w="2000" w:type="dxa"/>
          </w:tcPr>
          <w:p>
            <w:r>
              <w:t xml:space="preserve">Client</w:t>
            </w:r>
          </w:p>
        </w:tc>
        <w:tc>
          <w:tcPr>
            <w:tcW w:w="2000" w:type="dxa"/>
          </w:tcPr>
          <w:p>
            <w:r>
              <w:t xml:space="preserve">Rate</w:t>
            </w:r>
          </w:p>
        </w:tc>
      </w:tr>
      <w:tr>
        <w:tc>
          <w:tcPr>
            <w:tcW w:w="2000" w:type="dxa"/>
          </w:tcPr>
          <w:p>
            <w:r>
              <w:t xml:space="preserve">Acme Corp</w:t>
            </w:r>
          </w:p>
        </w:tc>
        <w:tc>
          <w:tcPr>
            <w:tcW w:w="2000" w:type="dxa"/>
          </w:tcPr>
          <w:p>
            <w:r>
              <w:t xml:space="preserve">1,450 EUR</w:t>
            </w:r>
          </w:p>
        </w:tc>
      </w:tr>
    </w:tbl>
    <w:p>
      <w:ins w:id="1" w:author="J. Cruz" w:date="2026-01-02T03:04:05Z">
        <w:r>
          <w:t xml:space="preserve">Kickoff is planned for March.</w:t>
        </w:r>
      </w:ins>
    </w:p>
    <w:p>
      <w:ins w:id="2" w:author="J. Cruz" w:date="2026-01-02T03:04:05Z">
        <w:r>
          <w:t xml:space="preserve">Weekly reviews follow the kickoff.</w:t>
        </w:r>
      </w:ins>
    </w:p>
    <w:p>
      <w:commentRangeStart w:id="1"/>
      <w:r>
        <w:t xml:space="preserve">Commented text</w:t>
      </w:r>
      <w:commentRangeEnd w:id="1"/>
      <w:r>
        <w:commentReference w:id="1"/>
      </w:r>
    </w:p>
    <w:p>
      <w:r>
        <w:drawing>
          <wp:inline xmlns:wp="http://schemas.openxmlformats.org/drawingml/2006/wordprocessingDrawing">
            <wp:extent cx="190500" cy="1905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>
  <w:comment w:id="1" w:author="M. Reyes" w:date="2026-01-02T03:04:05Z" w:initials="X">
    <w:p>
      <w:r>
        <w:t xml:space="preserve">Confirm the figures before sending.</w:t>
      </w:r>
    </w:p>
  </w:comment>
</w:comments>
</file>

<file path=word/_rels/document.xml.rels><?xml version="1.0" encoding="UTF-8" standalone="yes"?>
<Relationships xmlns="http://schemas.openxmlformats.org/package/2006/relationships"><Relationship Id="rIdComments" Type="http://schemas.openxmlformats.org/officeDocument/2006/relationships/comments" Target="comments.xml"/><Relationship Id="rIdImage" Type="http://schemas.openxmlformats.org/officeDocument/2006/relationships/image" Target="media/image1.png"/><Relationship Id="rIdDiagram" Type="http://schemas.openxmlformats.org/officeDocument/2006/relationships/diagramData" Target="diagrams/data1.xml"/></Relationships>
</file>

<file path=word/diagrams/data1.xml><?xml version="1.0" encoding="utf-8"?>
<dgm:dataModel xmlns:dgm="http://schemas.openxmlformats.org/drawingml/2006/diagram">
  <dgm:ptLst/>
</dgm:dataModel>
</file>

<file path=docProps/app.xml><?xml version="1.0" encoding="utf-8"?>
<Properties xmlns="http://schemas.openxmlformats.org/officeDocument/2006/extended-properties">
  <Application>Fixture</Application>
</Properties>
</file>

<file path=docProps/core.xml><?xml version="1.0" encoding="utf-8"?>
<cp:coreProperties xmlns:cp="http://schemas.openxmlformats.org/package/2006/metadata/core-properties" xmlns:dc="http://purl.org/dc/elements/1.1/">
  <dc:creator>M. Reyes</dc:creator>
  <cp:lastModifiedBy>M. Reyes</cp:lastModifiedBy>
</cp:coreProperties>
</file>